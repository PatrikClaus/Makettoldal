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5345655D" w:rsidR="00E87650" w:rsidRPr="0080333F" w:rsidRDefault="002F06F5" w:rsidP="70DDF66A">
      <w:pPr>
        <w:pStyle w:val="Alcm"/>
        <w:spacing w:after="5000"/>
      </w:pPr>
      <w:r>
        <w:t>Makett véleményező oldal</w:t>
      </w:r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080CC39F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>
        <w:tab/>
      </w:r>
      <w:r w:rsidR="23569FE4">
        <w:t xml:space="preserve">Név </w:t>
      </w:r>
      <w:r w:rsidR="002F06F5">
        <w:t xml:space="preserve">                                                        Claus Patrik</w:t>
      </w:r>
    </w:p>
    <w:p w14:paraId="0DC830FC" w14:textId="5764E3F4" w:rsidR="02C07054" w:rsidRDefault="002F06F5" w:rsidP="70DDF66A">
      <w:pPr>
        <w:tabs>
          <w:tab w:val="left" w:pos="1843"/>
          <w:tab w:val="left" w:pos="7110"/>
        </w:tabs>
        <w:ind w:firstLine="432"/>
      </w:pPr>
      <w:r>
        <w:tab/>
        <w:t xml:space="preserve">                                                                </w:t>
      </w:r>
      <w:proofErr w:type="spellStart"/>
      <w:r>
        <w:t>Hohn</w:t>
      </w:r>
      <w:proofErr w:type="spellEnd"/>
      <w:r>
        <w:t xml:space="preserve"> Márton</w:t>
      </w:r>
    </w:p>
    <w:p w14:paraId="5A357CC6" w14:textId="6C5B8A97" w:rsidR="02C07054" w:rsidRDefault="002F06F5" w:rsidP="002F06F5">
      <w:pPr>
        <w:tabs>
          <w:tab w:val="left" w:pos="1843"/>
          <w:tab w:val="left" w:pos="7110"/>
        </w:tabs>
        <w:ind w:left="5664" w:firstLine="0"/>
      </w:pPr>
      <w:r>
        <w:t>Szabados Bendegúz Henrik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Pr="00F93BC2">
              <w:rPr>
                <w:rStyle w:val="Hiperhivatkozs"/>
                <w:noProof/>
              </w:rPr>
              <w:t>1.1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Pr="00F93BC2">
              <w:rPr>
                <w:rStyle w:val="Hiperhivatkozs"/>
                <w:noProof/>
              </w:rPr>
              <w:t>1.2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Pr="00F93BC2">
              <w:rPr>
                <w:rStyle w:val="Hiperhivatkozs"/>
                <w:noProof/>
              </w:rPr>
              <w:t>1.3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Pr="00F93BC2">
              <w:rPr>
                <w:rStyle w:val="Hiperhivatkozs"/>
                <w:noProof/>
              </w:rPr>
              <w:t>2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Pr="00F93BC2">
              <w:rPr>
                <w:rStyle w:val="Hiperhivatkozs"/>
                <w:noProof/>
              </w:rPr>
              <w:t>2.1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Pr="00F93BC2">
              <w:rPr>
                <w:rStyle w:val="Hiperhivatkozs"/>
                <w:noProof/>
              </w:rPr>
              <w:t>2.2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C43E7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Pr="00F93BC2">
              <w:rPr>
                <w:rStyle w:val="Hiperhivatkozs"/>
                <w:noProof/>
              </w:rPr>
              <w:t>2.2.1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C43E7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Pr="00F93BC2">
              <w:rPr>
                <w:rStyle w:val="Hiperhivatkozs"/>
                <w:noProof/>
              </w:rPr>
              <w:t>2.2.2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Pr="00F93BC2">
              <w:rPr>
                <w:rStyle w:val="Hiperhivatkozs"/>
                <w:noProof/>
              </w:rPr>
              <w:t>2.3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3. 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Pr="00F93BC2">
              <w:rPr>
                <w:rStyle w:val="Hiperhivatkozs"/>
                <w:noProof/>
              </w:rPr>
              <w:t>2.4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Pr="00F93BC2">
              <w:rPr>
                <w:rStyle w:val="Hiperhivatkozs"/>
                <w:noProof/>
              </w:rPr>
              <w:t>3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Pr="00F93BC2">
              <w:rPr>
                <w:rStyle w:val="Hiperhivatkozs"/>
                <w:noProof/>
              </w:rPr>
              <w:t>3.1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Pr="00F93BC2">
              <w:rPr>
                <w:rStyle w:val="Hiperhivatkozs"/>
                <w:noProof/>
              </w:rPr>
              <w:t>3.2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Pr="00F93BC2">
              <w:rPr>
                <w:rStyle w:val="Hiperhivatkozs"/>
                <w:noProof/>
              </w:rPr>
              <w:t>3.3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Pr="00F93BC2">
              <w:rPr>
                <w:rStyle w:val="Hiperhivatkozs"/>
                <w:noProof/>
              </w:rPr>
              <w:t>3.4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Pr="00F93BC2">
              <w:rPr>
                <w:rStyle w:val="Hiperhivatkozs"/>
                <w:noProof/>
              </w:rPr>
              <w:t>4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Pr="00F93BC2">
              <w:rPr>
                <w:rStyle w:val="Hiperhivatkozs"/>
                <w:noProof/>
              </w:rPr>
              <w:t>4.1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Pr="00F93BC2">
              <w:rPr>
                <w:rStyle w:val="Hiperhivatkozs"/>
                <w:noProof/>
              </w:rPr>
              <w:t>4.2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Pr="00F93BC2">
              <w:rPr>
                <w:rStyle w:val="Hiperhivatkozs"/>
                <w:noProof/>
              </w:rPr>
              <w:t>5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Pr="00F93BC2">
              <w:rPr>
                <w:rStyle w:val="Hiperhivatkozs"/>
                <w:noProof/>
              </w:rPr>
              <w:t>6</w:t>
            </w:r>
            <w:r>
              <w:rPr>
                <w:noProof/>
              </w:rPr>
              <w:tab/>
            </w:r>
            <w:r w:rsidRPr="00F93BC2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02EB378F" w14:textId="5A816D69" w:rsidR="00571013" w:rsidRPr="0038319B" w:rsidRDefault="0038319B" w:rsidP="0038319B">
      <w:pPr>
        <w:spacing w:before="100" w:beforeAutospacing="1" w:after="100" w:afterAutospacing="1" w:line="240" w:lineRule="auto"/>
        <w:ind w:firstLine="0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>A projekt célja egy olyan weboldal létrehozása, ahol a makettezés iránt érdeklődők megoszthatják egymással tapasztalataikat, értékeléseket írhatnak különböző makettekről, és véleményezhetik mások munkáit. Az oldal közösségépítő szerepet tölt be, valamint segíti a kezdő és haladó makettezőket a vásárlási és építési döntések meghozatalában.</w:t>
      </w:r>
      <w:r w:rsidR="002F06F5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</w:p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6A05A809" w14:textId="3ECF0B1C" w:rsidR="00571013" w:rsidRDefault="002F06F5" w:rsidP="00571013">
      <w:r>
        <w:t xml:space="preserve">adatbázis, webfejlesztés, </w:t>
      </w:r>
      <w:r w:rsidR="001A78DA">
        <w:t>Tesztelés</w:t>
      </w:r>
    </w:p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4AAB83A7" w14:textId="0A6CA9C8" w:rsidR="000754F6" w:rsidRPr="000754F6" w:rsidRDefault="0038319B" w:rsidP="002F06F5">
      <w:pPr>
        <w:ind w:left="340" w:firstLine="0"/>
      </w:pPr>
      <w:r>
        <w:t>xampp</w:t>
      </w:r>
      <w:r w:rsidR="00D90EC8">
        <w:t>,</w:t>
      </w:r>
      <w:r>
        <w:t xml:space="preserve"> tre</w:t>
      </w:r>
      <w:r w:rsidR="00D90EC8">
        <w:t>l</w:t>
      </w:r>
      <w:r>
        <w:t>lo</w:t>
      </w:r>
      <w:r w:rsidR="00D90EC8">
        <w:t>,</w:t>
      </w:r>
      <w:r>
        <w:t xml:space="preserve"> mysql</w:t>
      </w:r>
      <w:r w:rsidR="00D90EC8">
        <w:t>,</w:t>
      </w:r>
      <w:r>
        <w:t xml:space="preserve"> workbanch</w:t>
      </w:r>
      <w:r w:rsidR="00D90EC8">
        <w:t>,</w:t>
      </w:r>
      <w:r>
        <w:t xml:space="preserve"> </w:t>
      </w:r>
      <w:r w:rsidR="00D90EC8">
        <w:t>Visual</w:t>
      </w:r>
      <w:r>
        <w:t xml:space="preserve"> studio</w:t>
      </w:r>
      <w:r w:rsidR="00D90EC8">
        <w:t xml:space="preserve"> 2022, Visual </w:t>
      </w:r>
      <w:proofErr w:type="spellStart"/>
      <w:r w:rsidR="00D90EC8">
        <w:t>studio</w:t>
      </w:r>
      <w:proofErr w:type="spellEnd"/>
      <w:r w:rsidR="00D90EC8">
        <w:t xml:space="preserve"> </w:t>
      </w:r>
      <w:proofErr w:type="spellStart"/>
      <w:r w:rsidR="00D90EC8">
        <w:t>code</w:t>
      </w:r>
      <w:proofErr w:type="spellEnd"/>
      <w:r w:rsidR="000B6052">
        <w:t>,</w:t>
      </w:r>
      <w:r w:rsidR="00D90EC8">
        <w:t xml:space="preserve"> </w:t>
      </w:r>
      <w:proofErr w:type="spellStart"/>
      <w:r w:rsidR="00D90EC8">
        <w:t>powerpoint</w:t>
      </w:r>
      <w:proofErr w:type="spellEnd"/>
      <w:r w:rsidR="00D90EC8">
        <w:t xml:space="preserve">, </w:t>
      </w:r>
      <w:proofErr w:type="spellStart"/>
      <w:r w:rsidR="00D90EC8">
        <w:t>word</w:t>
      </w:r>
      <w:proofErr w:type="spellEnd"/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22062C20" w14:textId="77777777" w:rsidR="00666D9B" w:rsidRDefault="00666D9B" w:rsidP="00666D9B">
      <w:pPr>
        <w:pStyle w:val="NormlWeb"/>
      </w:pPr>
      <w:r>
        <w:t>A készülő makettoldal célja, hogy egy átlátható, felhasználóbarát felületen gyűjtse össze a különböző maketteket, és lehetőséget biztosítson azok részletes megismerésére, értékelésére és véleményezésére. A felhasználók könnyen megtalálhatják az őket érdeklő modelleket, legyen szó járművekről, repülőkről, hajókról vagy figurákról. Minden makett saját adatlapot kap, ahol megjelenik az ár, a gyártó, a darabszám, a nehézségi szint, az ajánlott korosztály, valamint a kész termék mérete.</w:t>
      </w:r>
    </w:p>
    <w:p w14:paraId="61D788D0" w14:textId="77777777" w:rsidR="00666D9B" w:rsidRDefault="00666D9B" w:rsidP="00666D9B">
      <w:pPr>
        <w:pStyle w:val="NormlWeb"/>
      </w:pPr>
      <w:r>
        <w:t>A program egyik legfontosabb funkciója a közösségi értékelés: a regisztrált felhasználók csillagos rendszerben pontozhatják a maketteket, illetve szöveges véleményt is írhatnak, így segítve másokat a vásárlási döntésben. A kereső- és szűrőrendszer lehetővé teszi, hogy a látogatók különböző szempontok szerint (ár, nehézség, gyártó, téma) rendezzék a kínálatot.</w:t>
      </w:r>
    </w:p>
    <w:p w14:paraId="24A86E74" w14:textId="5B1CD04C" w:rsidR="00666D9B" w:rsidRDefault="00666D9B" w:rsidP="00666D9B">
      <w:pPr>
        <w:pStyle w:val="NormlWeb"/>
      </w:pPr>
      <w:r>
        <w:t xml:space="preserve">A felület reszponzív kialakítású, tehát mobilon és számítógépen egyaránt kényelmesen használható. A fejlesztés során a fő szempont az egyszerű kezelhetőség, az információk gyors elérése és a közösségi élmény biztosítása volt. A program így ideális mind kezdő, mind tapasztalt </w:t>
      </w:r>
      <w:proofErr w:type="spellStart"/>
      <w:r>
        <w:t>makettezők</w:t>
      </w:r>
      <w:proofErr w:type="spellEnd"/>
      <w:r>
        <w:t xml:space="preserve"> számára, akik szeretnének tájékozódni, megosztani tapasztalataikat, és inspirációt gyűjteni új projektekhez.</w:t>
      </w:r>
    </w:p>
    <w:p w14:paraId="7B6FC919" w14:textId="0A82CDF4" w:rsidR="00666D9B" w:rsidRDefault="00666D9B" w:rsidP="00666D9B">
      <w:pPr>
        <w:pStyle w:val="NormlWeb"/>
      </w:pPr>
    </w:p>
    <w:p w14:paraId="5723C582" w14:textId="125CEB17" w:rsidR="00666D9B" w:rsidRDefault="00666D9B" w:rsidP="00666D9B">
      <w:pPr>
        <w:pStyle w:val="NormlWeb"/>
      </w:pPr>
    </w:p>
    <w:p w14:paraId="11B38330" w14:textId="2EBC73E6" w:rsidR="00666D9B" w:rsidRDefault="00666D9B" w:rsidP="00666D9B">
      <w:pPr>
        <w:pStyle w:val="NormlWeb"/>
      </w:pPr>
    </w:p>
    <w:p w14:paraId="0EB6FF85" w14:textId="1D75574D" w:rsidR="00666D9B" w:rsidRDefault="00666D9B" w:rsidP="00666D9B">
      <w:pPr>
        <w:pStyle w:val="NormlWeb"/>
      </w:pPr>
    </w:p>
    <w:p w14:paraId="39A2F17A" w14:textId="3B169A41" w:rsidR="00666D9B" w:rsidRDefault="00666D9B" w:rsidP="00666D9B">
      <w:pPr>
        <w:pStyle w:val="NormlWeb"/>
      </w:pPr>
    </w:p>
    <w:p w14:paraId="691646FA" w14:textId="77777777" w:rsidR="00666D9B" w:rsidRDefault="00666D9B" w:rsidP="00666D9B">
      <w:pPr>
        <w:pStyle w:val="NormlWeb"/>
      </w:pPr>
    </w:p>
    <w:p w14:paraId="41F66B39" w14:textId="3501DC57" w:rsidR="00AC7CA9" w:rsidDel="00666D9B" w:rsidRDefault="00AC7CA9">
      <w:pPr>
        <w:ind w:firstLine="0"/>
        <w:rPr>
          <w:del w:id="10" w:author="Claus Patrik 420" w:date="2025-11-12T08:25:00Z"/>
          <w:color w:val="FF0000"/>
        </w:rPr>
        <w:pPrChange w:id="11" w:author="Claus Patrik 420" w:date="2025-11-12T08:25:00Z">
          <w:pPr/>
        </w:pPrChange>
      </w:pPr>
      <w:del w:id="12" w:author="Claus Patrik 420" w:date="2025-11-12T08:25:00Z">
        <w:r w:rsidRPr="4A24ACD9" w:rsidDel="00666D9B">
          <w:rPr>
            <w:color w:val="FF0000"/>
          </w:rPr>
          <w:delText xml:space="preserve">Ez a rész a program fontosabb jellemzőit és funkcióit tartalmazza. A cél, hogy a leendő felhasználó ezt a fejezetet elolvasva el tudja dönteni, hogy a program megfelelő-e a számára. </w:delText>
        </w:r>
      </w:del>
    </w:p>
    <w:p w14:paraId="29D6B04F" w14:textId="6A72B89B" w:rsidR="00AC7CA9" w:rsidDel="00666D9B" w:rsidRDefault="00AC7CA9" w:rsidP="4A24ACD9">
      <w:pPr>
        <w:rPr>
          <w:del w:id="13" w:author="Claus Patrik 420" w:date="2025-11-12T08:25:00Z"/>
          <w:color w:val="FF0000"/>
        </w:rPr>
      </w:pPr>
      <w:del w:id="14" w:author="Claus Patrik 420" w:date="2025-11-12T08:25:00Z">
        <w:r w:rsidRPr="4A24ACD9" w:rsidDel="00666D9B">
          <w:rPr>
            <w:color w:val="FF0000"/>
          </w:rPr>
          <w:delText xml:space="preserve"> </w:delText>
        </w:r>
      </w:del>
    </w:p>
    <w:p w14:paraId="5A172B24" w14:textId="3E800BA0" w:rsidR="00AC7CA9" w:rsidDel="00666D9B" w:rsidRDefault="00AC7CA9" w:rsidP="4A24ACD9">
      <w:pPr>
        <w:rPr>
          <w:del w:id="15" w:author="Claus Patrik 420" w:date="2025-11-12T08:25:00Z"/>
          <w:color w:val="FF0000"/>
        </w:rPr>
      </w:pPr>
      <w:del w:id="16" w:author="Claus Patrik 420" w:date="2025-11-12T08:25:00Z">
        <w:r w:rsidRPr="4A24ACD9" w:rsidDel="00666D9B">
          <w:rPr>
            <w:color w:val="FF0000"/>
          </w:rPr>
          <w:delText xml:space="preserve">Ajánlott terjedelem: </w:delText>
        </w:r>
        <w:r w:rsidR="000754F6" w:rsidDel="00666D9B">
          <w:rPr>
            <w:color w:val="FF0000"/>
          </w:rPr>
          <w:delText>0,5</w:delText>
        </w:r>
        <w:r w:rsidRPr="4A24ACD9" w:rsidDel="00666D9B">
          <w:rPr>
            <w:color w:val="FF0000"/>
          </w:rPr>
          <w:delText xml:space="preserve"> oldal. </w:delText>
        </w:r>
      </w:del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7" w:name="_Toc473730747"/>
      <w:bookmarkStart w:id="18" w:name="_Toc85723179"/>
      <w:r>
        <w:lastRenderedPageBreak/>
        <w:t>Rendszerkövetelmények</w:t>
      </w:r>
      <w:bookmarkEnd w:id="17"/>
      <w:bookmarkEnd w:id="18"/>
    </w:p>
    <w:p w14:paraId="1B3CFF06" w14:textId="33538CA1" w:rsidR="00AC7CA9" w:rsidRDefault="00AC7CA9" w:rsidP="00AC7CA9">
      <w:pPr>
        <w:pStyle w:val="Cmsor3"/>
      </w:pPr>
      <w:bookmarkStart w:id="19" w:name="_Toc85723180"/>
      <w:r w:rsidRPr="00AC7CA9">
        <w:t>Hardver követelmények</w:t>
      </w:r>
      <w:bookmarkEnd w:id="19"/>
      <w:r w:rsidRPr="00AC7CA9">
        <w:t xml:space="preserve"> </w:t>
      </w:r>
    </w:p>
    <w:p w14:paraId="2FBB857C" w14:textId="77777777" w:rsidR="00666D9B" w:rsidRDefault="00666D9B" w:rsidP="00666D9B">
      <w:pPr>
        <w:pStyle w:val="NormlWeb"/>
      </w:pPr>
      <w:r>
        <w:t xml:space="preserve">A makettoldal fejlesztése során cél volt, hogy a program a legtöbb számítógépen és böngészőben stabilan, gyorsan </w:t>
      </w:r>
      <w:proofErr w:type="spellStart"/>
      <w:r>
        <w:t>működjön</w:t>
      </w:r>
      <w:proofErr w:type="spellEnd"/>
      <w:r>
        <w:t>. A rendszer kis erőforrás-igényű, így alacsonyabb teljesítményű gépeken is használható, azonban az optimális felhasználói élmény érdekében az alábbi konfiguráció javasolt.</w:t>
      </w:r>
    </w:p>
    <w:p w14:paraId="120ED00D" w14:textId="77777777" w:rsidR="00666D9B" w:rsidRDefault="00666D9B" w:rsidP="00666D9B">
      <w:pPr>
        <w:pStyle w:val="NormlWeb"/>
      </w:pPr>
      <w:r>
        <w:rPr>
          <w:rStyle w:val="Kiemels2"/>
          <w:rFonts w:eastAsiaTheme="majorEastAsia"/>
        </w:rPr>
        <w:t>Minimális konfiguráció:</w:t>
      </w:r>
    </w:p>
    <w:p w14:paraId="5D504961" w14:textId="77777777" w:rsidR="00666D9B" w:rsidRDefault="00666D9B" w:rsidP="00666D9B">
      <w:pPr>
        <w:pStyle w:val="NormlWeb"/>
        <w:numPr>
          <w:ilvl w:val="0"/>
          <w:numId w:val="15"/>
        </w:numPr>
      </w:pPr>
      <w:r>
        <w:t xml:space="preserve">Processzor: Kétmagos, legalább 1.8 </w:t>
      </w:r>
      <w:proofErr w:type="spellStart"/>
      <w:r>
        <w:t>GHz</w:t>
      </w:r>
      <w:proofErr w:type="spellEnd"/>
    </w:p>
    <w:p w14:paraId="6C1BF317" w14:textId="77777777" w:rsidR="00666D9B" w:rsidRDefault="00666D9B" w:rsidP="00666D9B">
      <w:pPr>
        <w:pStyle w:val="NormlWeb"/>
        <w:numPr>
          <w:ilvl w:val="0"/>
          <w:numId w:val="15"/>
        </w:numPr>
      </w:pPr>
      <w:r>
        <w:t>Memória (RAM): 4 GB</w:t>
      </w:r>
    </w:p>
    <w:p w14:paraId="0749A5EE" w14:textId="77777777" w:rsidR="00666D9B" w:rsidRDefault="00666D9B" w:rsidP="00666D9B">
      <w:pPr>
        <w:pStyle w:val="NormlWeb"/>
        <w:numPr>
          <w:ilvl w:val="0"/>
          <w:numId w:val="15"/>
        </w:numPr>
      </w:pPr>
      <w:r>
        <w:t>Tárhely: 200 MB szabad hely</w:t>
      </w:r>
    </w:p>
    <w:p w14:paraId="2F6F5695" w14:textId="77777777" w:rsidR="00666D9B" w:rsidRDefault="00666D9B" w:rsidP="00666D9B">
      <w:pPr>
        <w:pStyle w:val="NormlWeb"/>
        <w:numPr>
          <w:ilvl w:val="0"/>
          <w:numId w:val="15"/>
        </w:numPr>
      </w:pPr>
      <w:r>
        <w:t>Képernyőfelbontás: 1280×720 (HD)</w:t>
      </w:r>
    </w:p>
    <w:p w14:paraId="5D5951AB" w14:textId="77777777" w:rsidR="00666D9B" w:rsidRDefault="00666D9B" w:rsidP="00666D9B">
      <w:pPr>
        <w:pStyle w:val="NormlWeb"/>
      </w:pPr>
      <w:r>
        <w:rPr>
          <w:rStyle w:val="Kiemels2"/>
          <w:rFonts w:eastAsiaTheme="majorEastAsia"/>
        </w:rPr>
        <w:t>Ajánlott konfiguráció:</w:t>
      </w:r>
    </w:p>
    <w:p w14:paraId="469EE829" w14:textId="77777777" w:rsidR="00666D9B" w:rsidRDefault="00666D9B" w:rsidP="00666D9B">
      <w:pPr>
        <w:pStyle w:val="NormlWeb"/>
        <w:numPr>
          <w:ilvl w:val="0"/>
          <w:numId w:val="16"/>
        </w:numPr>
      </w:pPr>
      <w:r>
        <w:t xml:space="preserve">Processzor: Négy- vagy többmagos, 2.5 </w:t>
      </w:r>
      <w:proofErr w:type="spellStart"/>
      <w:r>
        <w:t>GHz</w:t>
      </w:r>
      <w:proofErr w:type="spellEnd"/>
    </w:p>
    <w:p w14:paraId="593D3AF8" w14:textId="77777777" w:rsidR="00666D9B" w:rsidRDefault="00666D9B" w:rsidP="00666D9B">
      <w:pPr>
        <w:pStyle w:val="NormlWeb"/>
        <w:numPr>
          <w:ilvl w:val="0"/>
          <w:numId w:val="16"/>
        </w:numPr>
      </w:pPr>
      <w:r>
        <w:t>Memória (RAM): 8 GB</w:t>
      </w:r>
    </w:p>
    <w:p w14:paraId="1D0C2046" w14:textId="77777777" w:rsidR="00666D9B" w:rsidRDefault="00666D9B" w:rsidP="00666D9B">
      <w:pPr>
        <w:pStyle w:val="NormlWeb"/>
        <w:numPr>
          <w:ilvl w:val="0"/>
          <w:numId w:val="16"/>
        </w:numPr>
      </w:pPr>
      <w:r>
        <w:t>Tárhely: 500 MB szabad hely</w:t>
      </w:r>
    </w:p>
    <w:p w14:paraId="753EF1A5" w14:textId="77777777" w:rsidR="00666D9B" w:rsidRDefault="00666D9B" w:rsidP="00666D9B">
      <w:pPr>
        <w:pStyle w:val="NormlWeb"/>
        <w:numPr>
          <w:ilvl w:val="0"/>
          <w:numId w:val="16"/>
        </w:numPr>
      </w:pPr>
      <w:r>
        <w:t>Képernyőfelbontás: 1920×1080 (</w:t>
      </w:r>
      <w:proofErr w:type="spellStart"/>
      <w:r>
        <w:t>Full</w:t>
      </w:r>
      <w:proofErr w:type="spellEnd"/>
      <w:r>
        <w:t xml:space="preserve"> HD)</w:t>
      </w:r>
    </w:p>
    <w:p w14:paraId="2746CC37" w14:textId="66627E61" w:rsidR="00666D9B" w:rsidRDefault="00666D9B" w:rsidP="00666D9B">
      <w:pPr>
        <w:pStyle w:val="NormlWeb"/>
      </w:pPr>
      <w:r>
        <w:t>A program nem igényel külön grafikus kártyát, de integrált GPU-</w:t>
      </w:r>
      <w:proofErr w:type="spellStart"/>
      <w:r>
        <w:t>val</w:t>
      </w:r>
      <w:proofErr w:type="spellEnd"/>
      <w:r>
        <w:t xml:space="preserve"> (pl. Intel UHD </w:t>
      </w:r>
      <w:proofErr w:type="spellStart"/>
      <w:r>
        <w:t>Graphics</w:t>
      </w:r>
      <w:proofErr w:type="spellEnd"/>
      <w:r>
        <w:t>, AMD Vega) a megjelenítés egyenletesebb.</w:t>
      </w:r>
    </w:p>
    <w:p w14:paraId="6B974FE4" w14:textId="6AED6FE5" w:rsidR="00666D9B" w:rsidRDefault="00666D9B" w:rsidP="00666D9B">
      <w:pPr>
        <w:pStyle w:val="NormlWeb"/>
      </w:pPr>
    </w:p>
    <w:p w14:paraId="31EA8EE4" w14:textId="0E788D7C" w:rsidR="00A959B3" w:rsidRDefault="00A959B3" w:rsidP="00666D9B">
      <w:pPr>
        <w:pStyle w:val="NormlWeb"/>
      </w:pPr>
    </w:p>
    <w:p w14:paraId="41D87A8E" w14:textId="1B51505D" w:rsidR="00A959B3" w:rsidRDefault="00A959B3" w:rsidP="00666D9B">
      <w:pPr>
        <w:pStyle w:val="NormlWeb"/>
      </w:pPr>
    </w:p>
    <w:p w14:paraId="1984B9C8" w14:textId="04F9558E" w:rsidR="00A959B3" w:rsidRDefault="00A959B3" w:rsidP="00666D9B">
      <w:pPr>
        <w:pStyle w:val="NormlWeb"/>
      </w:pPr>
    </w:p>
    <w:p w14:paraId="6C53CE7F" w14:textId="43FB3315" w:rsidR="00A959B3" w:rsidRDefault="00A959B3" w:rsidP="00666D9B">
      <w:pPr>
        <w:pStyle w:val="NormlWeb"/>
      </w:pPr>
    </w:p>
    <w:p w14:paraId="16E38BDE" w14:textId="6C0B2A8A" w:rsidR="00A959B3" w:rsidRDefault="00A959B3" w:rsidP="00666D9B">
      <w:pPr>
        <w:pStyle w:val="NormlWeb"/>
      </w:pPr>
    </w:p>
    <w:p w14:paraId="036BF13D" w14:textId="6FC8499A" w:rsidR="00A959B3" w:rsidRDefault="00A959B3" w:rsidP="00666D9B">
      <w:pPr>
        <w:pStyle w:val="NormlWeb"/>
      </w:pPr>
    </w:p>
    <w:p w14:paraId="71BC8789" w14:textId="77777777" w:rsidR="00A959B3" w:rsidRPr="00666D9B" w:rsidRDefault="00A959B3" w:rsidP="00666D9B">
      <w:pPr>
        <w:pStyle w:val="NormlWeb"/>
      </w:pPr>
    </w:p>
    <w:p w14:paraId="07E5C0CB" w14:textId="01E88DED" w:rsidR="00AC7CA9" w:rsidRDefault="00AC7CA9" w:rsidP="00AC7CA9">
      <w:pPr>
        <w:pStyle w:val="Cmsor3"/>
      </w:pPr>
      <w:bookmarkStart w:id="20" w:name="_Toc85723181"/>
      <w:r w:rsidRPr="00AC7CA9">
        <w:lastRenderedPageBreak/>
        <w:t>Szoftver követelmények</w:t>
      </w:r>
      <w:bookmarkEnd w:id="20"/>
      <w:r w:rsidRPr="00AC7CA9">
        <w:t xml:space="preserve"> </w:t>
      </w:r>
    </w:p>
    <w:p w14:paraId="7BEDC250" w14:textId="77777777" w:rsidR="00A959B3" w:rsidRDefault="00A959B3" w:rsidP="00A959B3">
      <w:pPr>
        <w:pStyle w:val="NormlWeb"/>
      </w:pPr>
      <w:r>
        <w:rPr>
          <w:rStyle w:val="Kiemels2"/>
          <w:rFonts w:eastAsiaTheme="majorEastAsia"/>
        </w:rPr>
        <w:t>Támogatott operációs rendszerek:</w:t>
      </w:r>
    </w:p>
    <w:p w14:paraId="6B4471CB" w14:textId="77777777" w:rsidR="00A959B3" w:rsidRDefault="00A959B3" w:rsidP="00A959B3">
      <w:pPr>
        <w:pStyle w:val="NormlWeb"/>
        <w:numPr>
          <w:ilvl w:val="0"/>
          <w:numId w:val="17"/>
        </w:numPr>
      </w:pPr>
      <w:r>
        <w:t>Windows 10 vagy újabb (64 bit)</w:t>
      </w:r>
    </w:p>
    <w:p w14:paraId="3BCE66F7" w14:textId="77777777" w:rsidR="00A959B3" w:rsidRDefault="00A959B3" w:rsidP="00A959B3">
      <w:pPr>
        <w:pStyle w:val="NormlWeb"/>
        <w:numPr>
          <w:ilvl w:val="0"/>
          <w:numId w:val="17"/>
        </w:numPr>
      </w:pPr>
      <w:r>
        <w:t>Linux (Ubuntu 22.04 vagy újabb)</w:t>
      </w:r>
    </w:p>
    <w:p w14:paraId="7850F30F" w14:textId="77777777" w:rsidR="00A959B3" w:rsidRDefault="00A959B3" w:rsidP="00A959B3">
      <w:pPr>
        <w:pStyle w:val="NormlWeb"/>
        <w:numPr>
          <w:ilvl w:val="0"/>
          <w:numId w:val="17"/>
        </w:numPr>
      </w:pPr>
      <w:proofErr w:type="spellStart"/>
      <w:r>
        <w:t>macOS</w:t>
      </w:r>
      <w:proofErr w:type="spellEnd"/>
      <w:r>
        <w:t xml:space="preserve"> 10.13 (</w:t>
      </w:r>
      <w:proofErr w:type="spellStart"/>
      <w:r>
        <w:t>High</w:t>
      </w:r>
      <w:proofErr w:type="spellEnd"/>
      <w:r>
        <w:t xml:space="preserve"> Sierra) vagy újabb</w:t>
      </w:r>
    </w:p>
    <w:p w14:paraId="548984C7" w14:textId="77777777" w:rsidR="00A959B3" w:rsidRDefault="00A959B3" w:rsidP="00A959B3">
      <w:pPr>
        <w:pStyle w:val="NormlWeb"/>
      </w:pPr>
      <w:r>
        <w:rPr>
          <w:rStyle w:val="Kiemels2"/>
          <w:rFonts w:eastAsiaTheme="majorEastAsia"/>
        </w:rPr>
        <w:t>Szükséges szoftverkomponensek:</w:t>
      </w:r>
    </w:p>
    <w:p w14:paraId="3AB7A9B9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 xml:space="preserve">.NET 6.0 </w:t>
      </w:r>
      <w:proofErr w:type="spellStart"/>
      <w:r>
        <w:rPr>
          <w:rStyle w:val="Kiemels2"/>
          <w:rFonts w:eastAsiaTheme="majorEastAsia"/>
        </w:rPr>
        <w:t>Runtime</w:t>
      </w:r>
      <w:proofErr w:type="spellEnd"/>
      <w:r>
        <w:t xml:space="preserve"> (a program futtatásához szükséges keretrendszer)</w:t>
      </w:r>
    </w:p>
    <w:p w14:paraId="32F6F979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Webszerver komponens:</w:t>
      </w:r>
      <w:r>
        <w:t xml:space="preserve"> a fejlesztés során a </w:t>
      </w:r>
      <w:proofErr w:type="spellStart"/>
      <w:r>
        <w:rPr>
          <w:rStyle w:val="Kiemels2"/>
          <w:rFonts w:eastAsiaTheme="majorEastAsia"/>
        </w:rPr>
        <w:t>Localhost</w:t>
      </w:r>
      <w:proofErr w:type="spellEnd"/>
      <w:r>
        <w:rPr>
          <w:rStyle w:val="Kiemels2"/>
          <w:rFonts w:eastAsiaTheme="majorEastAsia"/>
        </w:rPr>
        <w:t xml:space="preserve"> / IIS Express</w:t>
      </w:r>
      <w:r>
        <w:t xml:space="preserve"> környezetet használja</w:t>
      </w:r>
    </w:p>
    <w:p w14:paraId="47CD5393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Adatbázis-kezelő:</w:t>
      </w:r>
      <w:r>
        <w:t xml:space="preserve"> </w:t>
      </w:r>
      <w:proofErr w:type="spellStart"/>
      <w:r>
        <w:rPr>
          <w:rStyle w:val="Kiemels2"/>
          <w:rFonts w:eastAsiaTheme="majorEastAsia"/>
        </w:rPr>
        <w:t>SQLite</w:t>
      </w:r>
      <w:proofErr w:type="spellEnd"/>
      <w:r>
        <w:t xml:space="preserve"> (a telepítő tartalmazza az adatbázis-állományt, nincs szükség külön telepítésre)</w:t>
      </w:r>
    </w:p>
    <w:p w14:paraId="2B0C0638" w14:textId="77777777" w:rsidR="00A959B3" w:rsidRDefault="00A959B3" w:rsidP="00A959B3">
      <w:pPr>
        <w:pStyle w:val="NormlWeb"/>
        <w:numPr>
          <w:ilvl w:val="0"/>
          <w:numId w:val="18"/>
        </w:numPr>
      </w:pPr>
      <w:proofErr w:type="spellStart"/>
      <w:r>
        <w:rPr>
          <w:rStyle w:val="Kiemels2"/>
          <w:rFonts w:eastAsiaTheme="majorEastAsia"/>
        </w:rPr>
        <w:t>DirectX</w:t>
      </w:r>
      <w:proofErr w:type="spellEnd"/>
      <w:r>
        <w:rPr>
          <w:rStyle w:val="Kiemels2"/>
          <w:rFonts w:eastAsiaTheme="majorEastAsia"/>
        </w:rPr>
        <w:t xml:space="preserve"> 11</w:t>
      </w:r>
      <w:r>
        <w:t xml:space="preserve"> vagy újabb (vizuális elemek megjelenítéséhez Windows rendszeren)</w:t>
      </w:r>
    </w:p>
    <w:p w14:paraId="075767B1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Böngésző-alapú kliens esetén:</w:t>
      </w:r>
      <w:r>
        <w:t xml:space="preserve"> Chrome, Firefox, Edge vagy </w:t>
      </w:r>
      <w:proofErr w:type="spellStart"/>
      <w:r>
        <w:t>Safari</w:t>
      </w:r>
      <w:proofErr w:type="spellEnd"/>
      <w:r>
        <w:t xml:space="preserve"> legfrissebb verziója</w:t>
      </w:r>
    </w:p>
    <w:p w14:paraId="3F31A082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Fejlesztői környezet (opcionális):</w:t>
      </w:r>
      <w:r>
        <w:t xml:space="preserve"> Visual </w:t>
      </w:r>
      <w:proofErr w:type="spellStart"/>
      <w:r>
        <w:t>Studio</w:t>
      </w:r>
      <w:proofErr w:type="spellEnd"/>
      <w:r>
        <w:t xml:space="preserve"> 2022 vagy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 program bővítéséhez</w:t>
      </w:r>
    </w:p>
    <w:p w14:paraId="51996376" w14:textId="77777777" w:rsidR="00A959B3" w:rsidRPr="00A959B3" w:rsidRDefault="00A959B3" w:rsidP="00A959B3"/>
    <w:p w14:paraId="11521952" w14:textId="1F5E5B7D" w:rsidR="00AC7CA9" w:rsidRDefault="00AC7CA9" w:rsidP="00AC7CA9">
      <w:pPr>
        <w:pStyle w:val="Cmsor2"/>
      </w:pPr>
      <w:bookmarkStart w:id="21" w:name="_Toc85723182"/>
      <w:r>
        <w:t>3. A program telepítése</w:t>
      </w:r>
      <w:bookmarkEnd w:id="21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lastRenderedPageBreak/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22" w:name="_Toc63249969"/>
      <w:bookmarkStart w:id="23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22"/>
      <w:r w:rsidR="00780708" w:rsidRPr="00680269">
        <w:rPr>
          <w:color w:val="FF0000"/>
        </w:rPr>
        <w:t xml:space="preserve"> a programban</w:t>
      </w:r>
      <w:bookmarkEnd w:id="23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24" w:name="_Toc85723183"/>
      <w:r w:rsidRPr="00AC7CA9">
        <w:t>A program használatának a részletes leírása</w:t>
      </w:r>
      <w:bookmarkEnd w:id="24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25" w:name="_Toc473730749"/>
      <w:bookmarkStart w:id="26" w:name="_Toc85723184"/>
      <w:r>
        <w:lastRenderedPageBreak/>
        <w:t>Fejlesztői dokumentáció</w:t>
      </w:r>
      <w:bookmarkEnd w:id="25"/>
      <w:bookmarkEnd w:id="26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7" w:name="_Toc85723185"/>
      <w:r w:rsidRPr="00AC7CA9">
        <w:t>Az alkalmazott fejlesztői eszközök</w:t>
      </w:r>
      <w:bookmarkEnd w:id="27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8" w:name="_Toc85723186"/>
      <w:r w:rsidRPr="00AC7CA9">
        <w:t>Adatmodell leírása</w:t>
      </w:r>
      <w:bookmarkEnd w:id="28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088E38A6" w:rsidR="001737EE" w:rsidRDefault="00AC7CA9" w:rsidP="00AC7CA9">
      <w:r w:rsidRPr="00AC7CA9">
        <w:t>Ajánlott terjedelem: a feladat jellegétől függően 2-5 oldal.</w:t>
      </w:r>
    </w:p>
    <w:p w14:paraId="5CFE26BB" w14:textId="77777777" w:rsidR="00566BB0" w:rsidRDefault="00566BB0" w:rsidP="00566BB0">
      <w:pPr>
        <w:pStyle w:val="NormlWeb"/>
      </w:pPr>
      <w:r>
        <w:t>Az adatbázis relációs modell alapján épül fel, a következő főbb táblákkal:</w:t>
      </w:r>
    </w:p>
    <w:p w14:paraId="1D20B172" w14:textId="77777777" w:rsidR="00566BB0" w:rsidRDefault="00566BB0" w:rsidP="00566BB0">
      <w:pPr>
        <w:pStyle w:val="NormlWeb"/>
      </w:pPr>
      <w:r>
        <w:t>- Felhasználó (</w:t>
      </w:r>
      <w:proofErr w:type="spellStart"/>
      <w:r>
        <w:t>felhasználó_id</w:t>
      </w:r>
      <w:proofErr w:type="spellEnd"/>
      <w:r>
        <w:t xml:space="preserve">, név, email, jelszó, </w:t>
      </w:r>
      <w:proofErr w:type="spellStart"/>
      <w:r>
        <w:t>regisztráció_dátuma</w:t>
      </w:r>
      <w:proofErr w:type="spellEnd"/>
      <w:r>
        <w:t>)</w:t>
      </w:r>
      <w:r>
        <w:br/>
        <w:t>- Makett (</w:t>
      </w:r>
      <w:proofErr w:type="spellStart"/>
      <w:r>
        <w:t>makett_id</w:t>
      </w:r>
      <w:proofErr w:type="spellEnd"/>
      <w:r>
        <w:t xml:space="preserve">, név, gyártó, kategória, leírás, </w:t>
      </w:r>
      <w:proofErr w:type="spellStart"/>
      <w:r>
        <w:t>kép_url</w:t>
      </w:r>
      <w:proofErr w:type="spellEnd"/>
      <w:r>
        <w:t>)</w:t>
      </w:r>
      <w:r>
        <w:br/>
        <w:t>- Vélemény (</w:t>
      </w:r>
      <w:proofErr w:type="spellStart"/>
      <w:r>
        <w:t>vélemény_id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, szöveg, értékelés, dátum)</w:t>
      </w:r>
      <w:r>
        <w:br/>
        <w:t>- Kedvencek (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)</w:t>
      </w:r>
      <w:r>
        <w:br/>
        <w:t>- Fórum (</w:t>
      </w:r>
      <w:proofErr w:type="spellStart"/>
      <w:r>
        <w:t>fórum_id</w:t>
      </w:r>
      <w:proofErr w:type="spellEnd"/>
      <w:r>
        <w:t xml:space="preserve">, cím, leírás, </w:t>
      </w:r>
      <w:proofErr w:type="spellStart"/>
      <w:r>
        <w:t>létrehozás_dátuma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)</w:t>
      </w:r>
      <w:r>
        <w:br/>
        <w:t xml:space="preserve">- </w:t>
      </w:r>
      <w:proofErr w:type="spellStart"/>
      <w:r>
        <w:t>FórumHozzászólás</w:t>
      </w:r>
      <w:proofErr w:type="spellEnd"/>
      <w:r>
        <w:t xml:space="preserve"> (</w:t>
      </w:r>
      <w:proofErr w:type="spellStart"/>
      <w:r>
        <w:t>hozzászólás_id</w:t>
      </w:r>
      <w:proofErr w:type="spellEnd"/>
      <w:r>
        <w:t xml:space="preserve">, </w:t>
      </w:r>
      <w:proofErr w:type="spellStart"/>
      <w:r>
        <w:t>fórum_id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, szöveg, dátum)</w:t>
      </w:r>
    </w:p>
    <w:p w14:paraId="0A443045" w14:textId="77777777" w:rsidR="00566BB0" w:rsidRDefault="00566BB0" w:rsidP="00566BB0">
      <w:pPr>
        <w:pStyle w:val="NormlWeb"/>
      </w:pPr>
      <w:r>
        <w:lastRenderedPageBreak/>
        <w:t>Kapcsolatok:</w:t>
      </w:r>
      <w:r>
        <w:br/>
        <w:t>- Egy felhasználó több véleményt írhat.</w:t>
      </w:r>
      <w:r>
        <w:br/>
        <w:t>- Egy maketthez több vélemény tartozhat.</w:t>
      </w:r>
      <w:r>
        <w:br/>
        <w:t>- Egy felhasználó több makettet kedvencek közé tehet.</w:t>
      </w:r>
      <w:r>
        <w:br/>
        <w:t>- Egy fórumhoz több hozzászólás kapcsolódhat.</w:t>
      </w:r>
    </w:p>
    <w:p w14:paraId="531FE423" w14:textId="77777777" w:rsidR="00566BB0" w:rsidRDefault="00566BB0" w:rsidP="00AC7CA9"/>
    <w:p w14:paraId="0FB10AF2" w14:textId="77777777" w:rsidR="00AC7CA9" w:rsidRDefault="00AC7CA9" w:rsidP="00AC7CA9">
      <w:pPr>
        <w:pStyle w:val="Cmsor2"/>
      </w:pPr>
      <w:bookmarkStart w:id="29" w:name="_Toc85723187"/>
      <w:r w:rsidRPr="00AC7CA9">
        <w:t>Részletes feladatspecifikáció, algoritmusok</w:t>
      </w:r>
      <w:bookmarkEnd w:id="29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30" w:name="_Toc85723188"/>
      <w:r>
        <w:t>Tesztelési dokumentáció</w:t>
      </w:r>
      <w:bookmarkEnd w:id="30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31" w:name="_Toc85723189"/>
      <w:r>
        <w:lastRenderedPageBreak/>
        <w:t>Összefoglalás</w:t>
      </w:r>
      <w:bookmarkEnd w:id="31"/>
    </w:p>
    <w:p w14:paraId="63EC61F6" w14:textId="389F3356" w:rsidR="00E36454" w:rsidRDefault="00E36454" w:rsidP="00E36454">
      <w:pPr>
        <w:pStyle w:val="Cmsor2"/>
      </w:pPr>
      <w:bookmarkStart w:id="32" w:name="_Toc85723190"/>
      <w:r>
        <w:t>Önértékelés</w:t>
      </w:r>
      <w:bookmarkEnd w:id="32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33" w:name="_Toc85723191"/>
      <w:r>
        <w:t>Továbbfejlesztési lehetőségek</w:t>
      </w:r>
      <w:bookmarkEnd w:id="33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34" w:name="_Toc473730753"/>
      <w:bookmarkStart w:id="35" w:name="_Toc85723192"/>
      <w:r>
        <w:lastRenderedPageBreak/>
        <w:t>Felhasznált irodalom</w:t>
      </w:r>
      <w:bookmarkEnd w:id="34"/>
      <w:bookmarkEnd w:id="35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36" w:name="_Toc85723193"/>
      <w:r>
        <w:lastRenderedPageBreak/>
        <w:t>Ábrajegyzék</w:t>
      </w:r>
      <w:bookmarkEnd w:id="36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F8786" w14:textId="77777777" w:rsidR="00A72854" w:rsidRDefault="00A72854" w:rsidP="00FA1810">
      <w:pPr>
        <w:spacing w:after="0" w:line="240" w:lineRule="auto"/>
      </w:pPr>
      <w:r>
        <w:separator/>
      </w:r>
    </w:p>
  </w:endnote>
  <w:endnote w:type="continuationSeparator" w:id="0">
    <w:p w14:paraId="3EEA256A" w14:textId="77777777" w:rsidR="00A72854" w:rsidRDefault="00A72854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7C18" w14:textId="11C33FA0" w:rsidR="00FA1810" w:rsidRDefault="001A78DA">
    <w:pPr>
      <w:pStyle w:val="llb"/>
    </w:pPr>
    <w:fldSimple w:instr=" DATE   \* MERGEFORMAT ">
      <w:r w:rsidR="000B6052">
        <w:rPr>
          <w:noProof/>
        </w:rPr>
        <w:t>2025. 11. 19.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70395" w14:textId="77777777" w:rsidR="00A72854" w:rsidRDefault="00A72854" w:rsidP="00FA1810">
      <w:pPr>
        <w:spacing w:after="0" w:line="240" w:lineRule="auto"/>
      </w:pPr>
      <w:r>
        <w:separator/>
      </w:r>
    </w:p>
  </w:footnote>
  <w:footnote w:type="continuationSeparator" w:id="0">
    <w:p w14:paraId="4CC0F964" w14:textId="77777777" w:rsidR="00A72854" w:rsidRDefault="00A72854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782E" w14:textId="414E10C3" w:rsidR="00FA1810" w:rsidRDefault="70DDF66A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BFC6CDD"/>
    <w:multiLevelType w:val="multilevel"/>
    <w:tmpl w:val="52D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1902"/>
    <w:multiLevelType w:val="multilevel"/>
    <w:tmpl w:val="41F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F5541"/>
    <w:multiLevelType w:val="multilevel"/>
    <w:tmpl w:val="C93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E0713"/>
    <w:multiLevelType w:val="multilevel"/>
    <w:tmpl w:val="250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EA21786"/>
    <w:multiLevelType w:val="multilevel"/>
    <w:tmpl w:val="35D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E3CA4"/>
    <w:multiLevelType w:val="multilevel"/>
    <w:tmpl w:val="555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83308">
    <w:abstractNumId w:val="5"/>
  </w:num>
  <w:num w:numId="2" w16cid:durableId="2051831833">
    <w:abstractNumId w:val="13"/>
  </w:num>
  <w:num w:numId="3" w16cid:durableId="726343114">
    <w:abstractNumId w:val="5"/>
  </w:num>
  <w:num w:numId="4" w16cid:durableId="1845625570">
    <w:abstractNumId w:val="11"/>
  </w:num>
  <w:num w:numId="5" w16cid:durableId="677003906">
    <w:abstractNumId w:val="4"/>
  </w:num>
  <w:num w:numId="6" w16cid:durableId="1182471169">
    <w:abstractNumId w:val="0"/>
  </w:num>
  <w:num w:numId="7" w16cid:durableId="1413235821">
    <w:abstractNumId w:val="12"/>
  </w:num>
  <w:num w:numId="8" w16cid:durableId="1389645115">
    <w:abstractNumId w:val="2"/>
  </w:num>
  <w:num w:numId="9" w16cid:durableId="1437016359">
    <w:abstractNumId w:val="1"/>
  </w:num>
  <w:num w:numId="10" w16cid:durableId="172762211">
    <w:abstractNumId w:val="10"/>
  </w:num>
  <w:num w:numId="11" w16cid:durableId="222985958">
    <w:abstractNumId w:val="3"/>
  </w:num>
  <w:num w:numId="12" w16cid:durableId="157695921">
    <w:abstractNumId w:val="11"/>
  </w:num>
  <w:num w:numId="13" w16cid:durableId="384454282">
    <w:abstractNumId w:val="9"/>
  </w:num>
  <w:num w:numId="14" w16cid:durableId="1433207529">
    <w:abstractNumId w:val="15"/>
  </w:num>
  <w:num w:numId="15" w16cid:durableId="1421878170">
    <w:abstractNumId w:val="14"/>
  </w:num>
  <w:num w:numId="16" w16cid:durableId="627470857">
    <w:abstractNumId w:val="6"/>
  </w:num>
  <w:num w:numId="17" w16cid:durableId="220556067">
    <w:abstractNumId w:val="8"/>
  </w:num>
  <w:num w:numId="18" w16cid:durableId="125215957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s Patrik 420">
    <w15:presenceInfo w15:providerId="AD" w15:userId="S::clapat420@hengersor.hu::930c0087-4164-4641-9e04-93d6199f9b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0B6052"/>
    <w:rsid w:val="001737EE"/>
    <w:rsid w:val="00182121"/>
    <w:rsid w:val="001905CF"/>
    <w:rsid w:val="001A78DA"/>
    <w:rsid w:val="001F75E9"/>
    <w:rsid w:val="002E4305"/>
    <w:rsid w:val="002F06F5"/>
    <w:rsid w:val="00321751"/>
    <w:rsid w:val="0038319B"/>
    <w:rsid w:val="003F5A93"/>
    <w:rsid w:val="0056215B"/>
    <w:rsid w:val="00566BB0"/>
    <w:rsid w:val="00571013"/>
    <w:rsid w:val="005B208E"/>
    <w:rsid w:val="00666D9B"/>
    <w:rsid w:val="00680269"/>
    <w:rsid w:val="007226EB"/>
    <w:rsid w:val="0075E427"/>
    <w:rsid w:val="00780708"/>
    <w:rsid w:val="0080333F"/>
    <w:rsid w:val="008934D1"/>
    <w:rsid w:val="009E2EEA"/>
    <w:rsid w:val="009F7630"/>
    <w:rsid w:val="00A72854"/>
    <w:rsid w:val="00A959B3"/>
    <w:rsid w:val="00AB69BD"/>
    <w:rsid w:val="00AC7CA9"/>
    <w:rsid w:val="00C43E7C"/>
    <w:rsid w:val="00D150DA"/>
    <w:rsid w:val="00D30AED"/>
    <w:rsid w:val="00D64078"/>
    <w:rsid w:val="00D905A9"/>
    <w:rsid w:val="00D90EC8"/>
    <w:rsid w:val="00DC003E"/>
    <w:rsid w:val="00DE279B"/>
    <w:rsid w:val="00E36454"/>
    <w:rsid w:val="00E87650"/>
    <w:rsid w:val="00FA1810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38319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66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1414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 Patrik 420</dc:creator>
  <cp:lastModifiedBy>O365 felhasználó</cp:lastModifiedBy>
  <cp:revision>23</cp:revision>
  <dcterms:created xsi:type="dcterms:W3CDTF">2017-01-26T10:50:00Z</dcterms:created>
  <dcterms:modified xsi:type="dcterms:W3CDTF">2025-11-19T14:49:00Z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